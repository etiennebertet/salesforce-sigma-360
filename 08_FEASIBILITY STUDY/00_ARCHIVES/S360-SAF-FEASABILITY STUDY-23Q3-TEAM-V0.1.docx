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07FB1B0" wp14:paraId="2C078E63" wp14:textId="0E7376D3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277B5391" w:rsidR="48F14E18">
        <w:rPr>
          <w:rStyle w:val="TitleChar"/>
        </w:rPr>
        <w:t>Feasibility</w:t>
      </w:r>
      <w:r w:rsidRPr="277B5391" w:rsidR="48F14E18">
        <w:rPr>
          <w:rStyle w:val="TitleChar"/>
        </w:rPr>
        <w:t xml:space="preserve"> study</w:t>
      </w:r>
      <w:commentRangeStart w:id="643606933"/>
      <w:commentRangeEnd w:id="643606933"/>
      <w:r>
        <w:rPr>
          <w:rStyle w:val="CommentReference"/>
        </w:rPr>
        <w:commentReference w:id="643606933"/>
      </w:r>
    </w:p>
    <w:p w:rsidR="12EAA67E" w:rsidP="607FB1B0" w:rsidRDefault="12EAA67E" w14:paraId="59F8701E" w14:textId="2C2A3732">
      <w:pPr>
        <w:pStyle w:val="Normal"/>
        <w:jc w:val="center"/>
        <w:rPr>
          <w:rFonts w:ascii="Calibri Light" w:hAnsi="Calibri Light" w:eastAsia="Calibri Light" w:cs="Calibri Light"/>
          <w:noProof w:val="0"/>
          <w:sz w:val="56"/>
          <w:szCs w:val="56"/>
          <w:lang w:val="en-US"/>
        </w:rPr>
      </w:pPr>
      <w:r w:rsidRPr="607FB1B0" w:rsidR="12EAA67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A5A5A"/>
          <w:sz w:val="36"/>
          <w:szCs w:val="36"/>
          <w:u w:val="none"/>
          <w:lang w:val="en-US"/>
        </w:rPr>
        <w:t>SIGMA 360 project – SALESFORCE – CRM ALPHA – 2023</w:t>
      </w:r>
    </w:p>
    <w:p w:rsidR="607FB1B0" w:rsidP="607FB1B0" w:rsidRDefault="607FB1B0" w14:paraId="4C7F0855" w14:textId="2C0267EF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07FB1B0" w:rsidP="277B5391" w:rsidRDefault="607FB1B0" w14:paraId="5CCEB594" w14:textId="63CA85E2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Responsible of Document: </w:t>
      </w: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Elisa FAUCI</w:t>
      </w:r>
    </w:p>
    <w:p w:rsidR="607FB1B0" w:rsidP="277B5391" w:rsidRDefault="607FB1B0" w14:paraId="32A466A3" w14:textId="0B348B8D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Author:  </w:t>
      </w: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Dyhia</w:t>
      </w: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AMOUR, Elisa FAUCI 22/09/2023</w:t>
      </w:r>
      <w:r>
        <w:br/>
      </w: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Validation: </w:t>
      </w:r>
    </w:p>
    <w:p w:rsidR="607FB1B0" w:rsidP="277B5391" w:rsidRDefault="607FB1B0" w14:paraId="58E7C5C5" w14:textId="552E8299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Last update: </w:t>
      </w: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Dyhia</w:t>
      </w: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AMOUR, 27/09/2023</w:t>
      </w:r>
    </w:p>
    <w:p w:rsidR="607FB1B0" w:rsidP="277B5391" w:rsidRDefault="607FB1B0" w14:paraId="6C1BCB3D" w14:textId="5C900096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B5391" w:rsidR="706118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Proofread:</w:t>
      </w:r>
      <w:r w:rsidRPr="277B5391" w:rsidR="5A5AAF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Fanta GABY, 28/09/2023</w:t>
      </w:r>
    </w:p>
    <w:p w:rsidR="607FB1B0" w:rsidP="607FB1B0" w:rsidRDefault="607FB1B0" w14:paraId="24E05463" w14:textId="1E543E9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77B5391" w:rsidP="277B5391" w:rsidRDefault="277B5391" w14:paraId="2B3ED9E0" w14:textId="06EBCF71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607FB1B0" w:rsidP="607FB1B0" w:rsidRDefault="607FB1B0" w14:paraId="080F5B42" w14:textId="4DC1A63F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2B8119D8" w:rsidP="277B5391" w:rsidRDefault="2B8119D8" w14:paraId="728557FC" w14:textId="36F31B18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="2B8119D8">
        <w:drawing>
          <wp:inline wp14:editId="2E5AD544" wp14:anchorId="70868720">
            <wp:extent cx="4200525" cy="3371850"/>
            <wp:effectExtent l="0" t="0" r="0" b="0"/>
            <wp:docPr id="947226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d69c7be88640a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B5391" w:rsidP="277B5391" w:rsidRDefault="277B5391" w14:paraId="4A81DB9B" w14:textId="6266B26A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277B5391" w:rsidP="277B5391" w:rsidRDefault="277B5391" w14:paraId="0E697EA6" w14:textId="30EDCBE5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277B5391" w:rsidP="277B5391" w:rsidRDefault="277B5391" w14:paraId="490F8854" w14:textId="14893010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673B6DBD" w:rsidP="277B5391" w:rsidRDefault="673B6DBD" w14:paraId="57CED31A" w14:textId="2EA4C1D7">
      <w:pPr>
        <w:pStyle w:val="Heading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9F63BEE">
        <w:rPr/>
        <w:t>Introduction</w:t>
      </w:r>
    </w:p>
    <w:p w:rsidR="607FB1B0" w:rsidP="607FB1B0" w:rsidRDefault="607FB1B0" w14:paraId="60B3F9FC" w14:textId="017095F1">
      <w:pPr>
        <w:pStyle w:val="Normal"/>
      </w:pPr>
    </w:p>
    <w:p w:rsidR="352939BC" w:rsidP="277B5391" w:rsidRDefault="352939BC" w14:paraId="5C182737" w14:textId="267B2AD9">
      <w:p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</w:t>
      </w:r>
      <w:r w:rsidRPr="277B5391" w:rsidR="4AA7BF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</w:t>
      </w:r>
      <w:r w:rsidRPr="277B5391" w:rsidR="4AA7BF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document</w:t>
      </w:r>
      <w:r w:rsidRPr="277B5391" w:rsidR="4AA7BF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outlines the feasibility of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</w:t>
      </w:r>
      <w:r w:rsidRPr="277B5391" w:rsidR="28671E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different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77B5391" w:rsidR="4B6B9A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customers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requirements for </w:t>
      </w:r>
      <w:r w:rsidRPr="277B5391" w:rsidR="438160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SIGMA360 project. </w:t>
      </w:r>
    </w:p>
    <w:p w:rsidR="11A8F1E1" w:rsidP="277B5391" w:rsidRDefault="11A8F1E1" w14:paraId="43336E35" w14:textId="2B70E46A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7B5391" w:rsidR="11A8F1E1">
        <w:rPr>
          <w:noProof w:val="0"/>
          <w:lang w:val="en-US"/>
        </w:rPr>
        <w:t>Context</w:t>
      </w:r>
    </w:p>
    <w:p w:rsidR="11A8F1E1" w:rsidP="277B5391" w:rsidRDefault="11A8F1E1" w14:paraId="0D777C8C" w14:textId="237C4D7F">
      <w:pPr>
        <w:spacing w:before="0" w:after="240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Ekovya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a small but dedicated company 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known as versatile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its commitment to excellence in various business domains. 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Ekovya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offering a wide range of high-quality products and services.</w:t>
      </w:r>
      <w:r>
        <w:br/>
      </w:r>
      <w:r>
        <w:br/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Operating exclusively in France. Its primary activities are categorized as follows:                                                                                                                                                      </w:t>
      </w:r>
    </w:p>
    <w:p w:rsidR="11A8F1E1" w:rsidP="277B5391" w:rsidRDefault="11A8F1E1" w14:paraId="5E92F30A" w14:textId="55205E2C">
      <w:pPr>
        <w:pStyle w:val="ListParagraph"/>
        <w:numPr>
          <w:ilvl w:val="0"/>
          <w:numId w:val="16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Solution division: the division focuses on the trading of office </w:t>
      </w:r>
      <w:r w:rsidRPr="277B5391" w:rsidR="1AE50F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Furnitures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and computer 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equipment</w:t>
      </w:r>
      <w:r w:rsidRPr="277B5391" w:rsidR="7931192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w:rsidR="11A8F1E1" w:rsidP="277B5391" w:rsidRDefault="11A8F1E1" w14:paraId="047245C8" w14:textId="72D8B19C">
      <w:pPr>
        <w:pStyle w:val="ListParagraph"/>
        <w:numPr>
          <w:ilvl w:val="0"/>
          <w:numId w:val="16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Consulting division: 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Ekovya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specializes in </w:t>
      </w:r>
      <w:r w:rsidRPr="277B5391" w:rsidR="01E2990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engineering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work and project integration through its consulting branch.</w:t>
      </w:r>
    </w:p>
    <w:p w:rsidR="11A8F1E1" w:rsidP="277B5391" w:rsidRDefault="11A8F1E1" w14:paraId="450F364B" w14:textId="2C4533AD">
      <w:pPr>
        <w:pStyle w:val="ListParagraph"/>
        <w:numPr>
          <w:ilvl w:val="0"/>
          <w:numId w:val="16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Innovation division: 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Ekovya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engages in engineering outsourcing and prototyping within its innovation branch.</w:t>
      </w:r>
    </w:p>
    <w:p w:rsidR="11A8F1E1" w:rsidP="277B5391" w:rsidRDefault="11A8F1E1" w14:paraId="451181E7" w14:textId="56155018">
      <w:pPr>
        <w:pStyle w:val="ListParagraph"/>
        <w:numPr>
          <w:ilvl w:val="0"/>
          <w:numId w:val="19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Communication division: is currently on hold, the communication division 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remains</w:t>
      </w:r>
      <w:r w:rsidRPr="277B5391" w:rsidR="11A8F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potential avenue for future endeavors.</w:t>
      </w:r>
    </w:p>
    <w:p w:rsidR="39A3F198" w:rsidP="607FB1B0" w:rsidRDefault="39A3F198" w14:paraId="378D37E1" w14:textId="2A79FE19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7FB1B0" w:rsidR="39A3F198">
        <w:rPr>
          <w:noProof w:val="0"/>
          <w:lang w:val="en-US"/>
        </w:rPr>
        <w:t>SIGMA360 o</w:t>
      </w:r>
      <w:r w:rsidRPr="607FB1B0" w:rsidR="352939BC">
        <w:rPr>
          <w:noProof w:val="0"/>
          <w:lang w:val="en-US"/>
        </w:rPr>
        <w:t>bjectives:</w:t>
      </w:r>
    </w:p>
    <w:p w:rsidR="352939BC" w:rsidP="277B5391" w:rsidRDefault="352939BC" w14:paraId="350DC317" w14:textId="27D9D82A">
      <w:p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primary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objective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this project is to implement a CRM solution</w:t>
      </w:r>
      <w:r w:rsidRPr="277B5391" w:rsidR="33543B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to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establish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comprehensive online sales platform that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facilitates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sales growth </w:t>
      </w:r>
      <w:r w:rsidRPr="277B5391" w:rsidR="384467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and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optimizes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marketing efforts, enhances customer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experience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improves data management.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352939BC" w:rsidP="607FB1B0" w:rsidRDefault="352939BC" w14:paraId="440EA8AF" w14:textId="56EE264E">
      <w:pPr>
        <w:pStyle w:val="Heading2"/>
        <w:keepNext w:val="1"/>
        <w:keepLines w:val="1"/>
        <w:spacing w:before="240" w:after="8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7FB1B0" w:rsidR="352939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</w:t>
      </w:r>
      <w:r w:rsidRPr="607FB1B0" w:rsidR="3419C9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is study</w:t>
      </w:r>
      <w:r w:rsidRPr="607FB1B0" w:rsidR="352939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encompasses various components:</w:t>
      </w:r>
    </w:p>
    <w:p w:rsidR="352939BC" w:rsidP="607FB1B0" w:rsidRDefault="352939BC" w14:paraId="1A218DA1" w14:textId="09FA05AF">
      <w:pPr>
        <w:pStyle w:val="ListParagraph"/>
        <w:numPr>
          <w:ilvl w:val="0"/>
          <w:numId w:val="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7FB1B0" w:rsidR="352939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creation of an e-commerce website </w:t>
      </w:r>
    </w:p>
    <w:p w:rsidR="352939BC" w:rsidP="277B5391" w:rsidRDefault="352939BC" w14:paraId="6D81DCF6" w14:textId="6CE470E6">
      <w:pPr>
        <w:pStyle w:val="ListParagraph"/>
        <w:numPr>
          <w:ilvl w:val="0"/>
          <w:numId w:val="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277B5391" w:rsidR="52734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integration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of the store with </w:t>
      </w:r>
      <w:r w:rsidRPr="277B5391" w:rsidR="09367A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Salesforce</w:t>
      </w:r>
    </w:p>
    <w:p w:rsidR="352939BC" w:rsidP="607FB1B0" w:rsidRDefault="352939BC" w14:paraId="2CCF05F4" w14:textId="2A47C365">
      <w:pPr>
        <w:pStyle w:val="ListParagraph"/>
        <w:numPr>
          <w:ilvl w:val="0"/>
          <w:numId w:val="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7FB1B0" w:rsidR="352939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automation of marketing actions</w:t>
      </w:r>
    </w:p>
    <w:p w:rsidR="352939BC" w:rsidP="607FB1B0" w:rsidRDefault="352939BC" w14:paraId="120726AB" w14:textId="64271BCE">
      <w:pPr>
        <w:pStyle w:val="ListParagraph"/>
        <w:numPr>
          <w:ilvl w:val="0"/>
          <w:numId w:val="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7FB1B0" w:rsidR="352939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 migration from flat files to the CRM</w:t>
      </w:r>
    </w:p>
    <w:p w:rsidR="352939BC" w:rsidP="277B5391" w:rsidRDefault="352939BC" w14:paraId="6E081EC8" w14:textId="276CD720">
      <w:pPr>
        <w:pStyle w:val="ListParagraph"/>
        <w:numPr>
          <w:ilvl w:val="0"/>
          <w:numId w:val="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277B5391" w:rsidR="5F993B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integration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of the CRM with the </w:t>
      </w:r>
      <w:r w:rsidRPr="277B5391" w:rsidR="7317FD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current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ERP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77B5391" w:rsidR="768C5E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system in use</w:t>
      </w:r>
    </w:p>
    <w:p w:rsidR="1CC386EE" w:rsidP="607FB1B0" w:rsidRDefault="1CC386EE" w14:paraId="37BA5E1D" w14:textId="6A45A2AF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7FB1B0" w:rsidR="1CC386EE">
        <w:rPr>
          <w:noProof w:val="0"/>
          <w:lang w:val="en-US"/>
        </w:rPr>
        <w:t>Detailed reporting:</w:t>
      </w:r>
    </w:p>
    <w:p w:rsidR="56C5F857" w:rsidP="607FB1B0" w:rsidRDefault="56C5F857" w14:paraId="345CD7E8" w14:textId="384BD79C">
      <w:pPr>
        <w:rPr>
          <w:sz w:val="24"/>
          <w:szCs w:val="24"/>
        </w:rPr>
      </w:pPr>
      <w:r w:rsidRPr="277B5391" w:rsidR="51D33EAA">
        <w:rPr>
          <w:sz w:val="24"/>
          <w:szCs w:val="24"/>
        </w:rPr>
        <w:t xml:space="preserve">The study </w:t>
      </w:r>
      <w:r w:rsidRPr="277B5391" w:rsidR="2656C24A">
        <w:rPr>
          <w:sz w:val="24"/>
          <w:szCs w:val="24"/>
        </w:rPr>
        <w:t>that has been carried out about gathering da</w:t>
      </w:r>
      <w:r w:rsidRPr="277B5391" w:rsidR="19C8C318">
        <w:rPr>
          <w:sz w:val="24"/>
          <w:szCs w:val="24"/>
        </w:rPr>
        <w:t xml:space="preserve">ta on customer </w:t>
      </w:r>
      <w:r w:rsidRPr="277B5391" w:rsidR="19C8C318">
        <w:rPr>
          <w:sz w:val="24"/>
          <w:szCs w:val="24"/>
        </w:rPr>
        <w:t>requirements,</w:t>
      </w:r>
      <w:r w:rsidRPr="277B5391" w:rsidR="19C8C318">
        <w:rPr>
          <w:sz w:val="24"/>
          <w:szCs w:val="24"/>
        </w:rPr>
        <w:t xml:space="preserve"> </w:t>
      </w:r>
      <w:r w:rsidRPr="277B5391" w:rsidR="621E7B47">
        <w:rPr>
          <w:sz w:val="24"/>
          <w:szCs w:val="24"/>
        </w:rPr>
        <w:t xml:space="preserve">shows </w:t>
      </w:r>
      <w:r w:rsidRPr="277B5391" w:rsidR="51D33EAA">
        <w:rPr>
          <w:sz w:val="24"/>
          <w:szCs w:val="24"/>
        </w:rPr>
        <w:t xml:space="preserve">that </w:t>
      </w:r>
      <w:r w:rsidRPr="277B5391" w:rsidR="04D9896E">
        <w:rPr>
          <w:sz w:val="24"/>
          <w:szCs w:val="24"/>
        </w:rPr>
        <w:t>most</w:t>
      </w:r>
      <w:r w:rsidRPr="277B5391" w:rsidR="690BE7FF">
        <w:rPr>
          <w:sz w:val="24"/>
          <w:szCs w:val="24"/>
        </w:rPr>
        <w:t xml:space="preserve"> of </w:t>
      </w:r>
      <w:r w:rsidRPr="277B5391" w:rsidR="0F10CA38">
        <w:rPr>
          <w:sz w:val="24"/>
          <w:szCs w:val="24"/>
        </w:rPr>
        <w:t>the demands</w:t>
      </w:r>
      <w:r w:rsidRPr="277B5391" w:rsidR="690BE7FF">
        <w:rPr>
          <w:sz w:val="24"/>
          <w:szCs w:val="24"/>
        </w:rPr>
        <w:t xml:space="preserve"> </w:t>
      </w:r>
      <w:r w:rsidRPr="277B5391" w:rsidR="0D450826">
        <w:rPr>
          <w:sz w:val="24"/>
          <w:szCs w:val="24"/>
        </w:rPr>
        <w:t xml:space="preserve">and desires </w:t>
      </w:r>
      <w:r w:rsidRPr="277B5391" w:rsidR="690BE7FF">
        <w:rPr>
          <w:sz w:val="24"/>
          <w:szCs w:val="24"/>
        </w:rPr>
        <w:t>are achievable</w:t>
      </w:r>
      <w:r w:rsidRPr="277B5391" w:rsidR="1C8C72E1">
        <w:rPr>
          <w:sz w:val="24"/>
          <w:szCs w:val="24"/>
        </w:rPr>
        <w:t>.</w:t>
      </w:r>
      <w:r w:rsidRPr="277B5391" w:rsidR="690BE7FF">
        <w:rPr>
          <w:sz w:val="24"/>
          <w:szCs w:val="24"/>
        </w:rPr>
        <w:t xml:space="preserve"> </w:t>
      </w:r>
      <w:r w:rsidRPr="277B5391" w:rsidR="21DA968A">
        <w:rPr>
          <w:sz w:val="24"/>
          <w:szCs w:val="24"/>
        </w:rPr>
        <w:t>Based</w:t>
      </w:r>
      <w:r w:rsidRPr="277B5391" w:rsidR="690BE7FF">
        <w:rPr>
          <w:sz w:val="24"/>
          <w:szCs w:val="24"/>
        </w:rPr>
        <w:t xml:space="preserve"> </w:t>
      </w:r>
      <w:r w:rsidRPr="277B5391" w:rsidR="21DA968A">
        <w:rPr>
          <w:sz w:val="24"/>
          <w:szCs w:val="24"/>
        </w:rPr>
        <w:t>on the investigation findings,</w:t>
      </w:r>
      <w:r w:rsidRPr="277B5391" w:rsidR="2722B132">
        <w:rPr>
          <w:sz w:val="24"/>
          <w:szCs w:val="24"/>
        </w:rPr>
        <w:t xml:space="preserve"> it is proposed to</w:t>
      </w:r>
      <w:r w:rsidRPr="277B5391" w:rsidR="21DA968A">
        <w:rPr>
          <w:sz w:val="24"/>
          <w:szCs w:val="24"/>
        </w:rPr>
        <w:t xml:space="preserve"> </w:t>
      </w:r>
      <w:r w:rsidRPr="277B5391" w:rsidR="074C247E">
        <w:rPr>
          <w:sz w:val="24"/>
          <w:szCs w:val="24"/>
        </w:rPr>
        <w:t>construct</w:t>
      </w:r>
      <w:r w:rsidRPr="277B5391" w:rsidR="526F10E3">
        <w:rPr>
          <w:sz w:val="24"/>
          <w:szCs w:val="24"/>
        </w:rPr>
        <w:t xml:space="preserve"> </w:t>
      </w:r>
      <w:r w:rsidRPr="277B5391" w:rsidR="36844832">
        <w:rPr>
          <w:sz w:val="24"/>
          <w:szCs w:val="24"/>
        </w:rPr>
        <w:t xml:space="preserve">the CRM </w:t>
      </w:r>
      <w:r w:rsidRPr="277B5391" w:rsidR="526F10E3">
        <w:rPr>
          <w:sz w:val="24"/>
          <w:szCs w:val="24"/>
        </w:rPr>
        <w:t>solut</w:t>
      </w:r>
      <w:r w:rsidRPr="277B5391" w:rsidR="526F10E3">
        <w:rPr>
          <w:sz w:val="24"/>
          <w:szCs w:val="24"/>
        </w:rPr>
        <w:t>i</w:t>
      </w:r>
      <w:r w:rsidRPr="277B5391" w:rsidR="526F10E3">
        <w:rPr>
          <w:sz w:val="24"/>
          <w:szCs w:val="24"/>
        </w:rPr>
        <w:t>o</w:t>
      </w:r>
      <w:r w:rsidRPr="277B5391" w:rsidR="526F10E3">
        <w:rPr>
          <w:sz w:val="24"/>
          <w:szCs w:val="24"/>
        </w:rPr>
        <w:t>n</w:t>
      </w:r>
      <w:r w:rsidRPr="277B5391" w:rsidR="612B5DE9">
        <w:rPr>
          <w:sz w:val="24"/>
          <w:szCs w:val="24"/>
        </w:rPr>
        <w:t>,</w:t>
      </w:r>
      <w:r w:rsidRPr="277B5391" w:rsidR="612B5DE9">
        <w:rPr>
          <w:sz w:val="24"/>
          <w:szCs w:val="24"/>
        </w:rPr>
        <w:t xml:space="preserve"> </w:t>
      </w:r>
      <w:r w:rsidRPr="277B5391" w:rsidR="2C4ABCBC">
        <w:rPr>
          <w:sz w:val="24"/>
          <w:szCs w:val="24"/>
        </w:rPr>
        <w:t>b</w:t>
      </w:r>
      <w:r w:rsidRPr="277B5391" w:rsidR="2C4ABCBC">
        <w:rPr>
          <w:sz w:val="24"/>
          <w:szCs w:val="24"/>
        </w:rPr>
        <w:t xml:space="preserve">y </w:t>
      </w:r>
      <w:r w:rsidRPr="277B5391" w:rsidR="2C4ABCBC">
        <w:rPr>
          <w:sz w:val="24"/>
          <w:szCs w:val="24"/>
        </w:rPr>
        <w:t>t</w:t>
      </w:r>
      <w:r w:rsidRPr="277B5391" w:rsidR="2C4ABCBC">
        <w:rPr>
          <w:sz w:val="24"/>
          <w:szCs w:val="24"/>
        </w:rPr>
        <w:t>aki</w:t>
      </w:r>
      <w:r w:rsidRPr="277B5391" w:rsidR="2C4ABCBC">
        <w:rPr>
          <w:sz w:val="24"/>
          <w:szCs w:val="24"/>
        </w:rPr>
        <w:t>ng in</w:t>
      </w:r>
      <w:r w:rsidRPr="277B5391" w:rsidR="0E4E4D42">
        <w:rPr>
          <w:sz w:val="24"/>
          <w:szCs w:val="24"/>
        </w:rPr>
        <w:t>to</w:t>
      </w:r>
      <w:r w:rsidRPr="277B5391" w:rsidR="2C4ABCBC">
        <w:rPr>
          <w:sz w:val="24"/>
          <w:szCs w:val="24"/>
        </w:rPr>
        <w:t xml:space="preserve"> </w:t>
      </w:r>
      <w:r w:rsidRPr="277B5391" w:rsidR="2C4ABCBC">
        <w:rPr>
          <w:sz w:val="24"/>
          <w:szCs w:val="24"/>
        </w:rPr>
        <w:t>a</w:t>
      </w:r>
      <w:r w:rsidRPr="277B5391" w:rsidR="2C4ABCBC">
        <w:rPr>
          <w:sz w:val="24"/>
          <w:szCs w:val="24"/>
        </w:rPr>
        <w:t>c</w:t>
      </w:r>
      <w:r w:rsidRPr="277B5391" w:rsidR="2C4ABCBC">
        <w:rPr>
          <w:sz w:val="24"/>
          <w:szCs w:val="24"/>
        </w:rPr>
        <w:t>c</w:t>
      </w:r>
      <w:r w:rsidRPr="277B5391" w:rsidR="2C4ABCBC">
        <w:rPr>
          <w:sz w:val="24"/>
          <w:szCs w:val="24"/>
        </w:rPr>
        <w:t>o</w:t>
      </w:r>
      <w:r w:rsidRPr="277B5391" w:rsidR="2C4ABCBC">
        <w:rPr>
          <w:sz w:val="24"/>
          <w:szCs w:val="24"/>
        </w:rPr>
        <w:t>u</w:t>
      </w:r>
      <w:r w:rsidRPr="277B5391" w:rsidR="2C4ABCBC">
        <w:rPr>
          <w:sz w:val="24"/>
          <w:szCs w:val="24"/>
        </w:rPr>
        <w:t>n</w:t>
      </w:r>
      <w:r w:rsidRPr="277B5391" w:rsidR="2C4ABCBC">
        <w:rPr>
          <w:sz w:val="24"/>
          <w:szCs w:val="24"/>
        </w:rPr>
        <w:t>t</w:t>
      </w:r>
      <w:r w:rsidRPr="277B5391" w:rsidR="2C4ABCBC">
        <w:rPr>
          <w:sz w:val="24"/>
          <w:szCs w:val="24"/>
        </w:rPr>
        <w:t xml:space="preserve"> </w:t>
      </w:r>
      <w:r w:rsidRPr="277B5391" w:rsidR="47F868EE">
        <w:rPr>
          <w:sz w:val="24"/>
          <w:szCs w:val="24"/>
        </w:rPr>
        <w:t>three main</w:t>
      </w:r>
      <w:r w:rsidRPr="277B5391" w:rsidR="2C4ABCBC">
        <w:rPr>
          <w:sz w:val="24"/>
          <w:szCs w:val="24"/>
        </w:rPr>
        <w:t xml:space="preserve"> </w:t>
      </w:r>
      <w:r w:rsidRPr="277B5391" w:rsidR="2C4ABCBC">
        <w:rPr>
          <w:sz w:val="24"/>
          <w:szCs w:val="24"/>
        </w:rPr>
        <w:t>f</w:t>
      </w:r>
      <w:r w:rsidRPr="277B5391" w:rsidR="2C4ABCBC">
        <w:rPr>
          <w:sz w:val="24"/>
          <w:szCs w:val="24"/>
        </w:rPr>
        <w:t>a</w:t>
      </w:r>
      <w:r w:rsidRPr="277B5391" w:rsidR="2C4ABCBC">
        <w:rPr>
          <w:sz w:val="24"/>
          <w:szCs w:val="24"/>
        </w:rPr>
        <w:t>c</w:t>
      </w:r>
      <w:r w:rsidRPr="277B5391" w:rsidR="2C4ABCBC">
        <w:rPr>
          <w:sz w:val="24"/>
          <w:szCs w:val="24"/>
        </w:rPr>
        <w:t>t</w:t>
      </w:r>
      <w:r w:rsidRPr="277B5391" w:rsidR="2C4ABCBC">
        <w:rPr>
          <w:sz w:val="24"/>
          <w:szCs w:val="24"/>
        </w:rPr>
        <w:t>o</w:t>
      </w:r>
      <w:r w:rsidRPr="277B5391" w:rsidR="2C4ABCBC">
        <w:rPr>
          <w:sz w:val="24"/>
          <w:szCs w:val="24"/>
        </w:rPr>
        <w:t>rs</w:t>
      </w:r>
      <w:r w:rsidRPr="277B5391" w:rsidR="0E32E60D">
        <w:rPr>
          <w:sz w:val="24"/>
          <w:szCs w:val="24"/>
        </w:rPr>
        <w:t xml:space="preserve"> that are categorized into</w:t>
      </w:r>
      <w:r w:rsidRPr="277B5391" w:rsidR="24EC3044">
        <w:rPr>
          <w:sz w:val="24"/>
          <w:szCs w:val="24"/>
        </w:rPr>
        <w:t>:</w:t>
      </w:r>
    </w:p>
    <w:p w:rsidR="277B5391" w:rsidP="277B5391" w:rsidRDefault="277B5391" w14:paraId="2CD02BAE" w14:textId="597CD932">
      <w:pPr>
        <w:pStyle w:val="Normal"/>
        <w:rPr>
          <w:sz w:val="24"/>
          <w:szCs w:val="24"/>
        </w:rPr>
      </w:pPr>
    </w:p>
    <w:p w:rsidR="439E5C93" w:rsidP="277B5391" w:rsidRDefault="439E5C93" w14:paraId="30C5DB35" w14:textId="07BECD1F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24EC3044">
        <w:rPr>
          <w:b w:val="1"/>
          <w:bCs w:val="1"/>
          <w:sz w:val="24"/>
          <w:szCs w:val="24"/>
        </w:rPr>
        <w:t>T</w:t>
      </w:r>
      <w:commentRangeStart w:id="196650138"/>
      <w:r w:rsidRPr="277B5391" w:rsidR="24EC3044">
        <w:rPr>
          <w:b w:val="1"/>
          <w:bCs w:val="1"/>
          <w:sz w:val="24"/>
          <w:szCs w:val="24"/>
        </w:rPr>
        <w:t>echnical factors</w:t>
      </w:r>
      <w:r w:rsidRPr="277B5391" w:rsidR="1312C2D1">
        <w:rPr>
          <w:b w:val="1"/>
          <w:bCs w:val="1"/>
          <w:sz w:val="24"/>
          <w:szCs w:val="24"/>
        </w:rPr>
        <w:t>:</w:t>
      </w:r>
      <w:r w:rsidRPr="277B5391" w:rsidR="1312C2D1">
        <w:rPr>
          <w:sz w:val="24"/>
          <w:szCs w:val="24"/>
        </w:rPr>
        <w:t xml:space="preserve"> </w:t>
      </w:r>
      <w:r w:rsidRPr="277B5391" w:rsidR="1312C2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pertain to the technical aspects of the solution, such as software development,</w:t>
      </w:r>
      <w:r w:rsidRPr="277B5391" w:rsidR="051106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hardware means,</w:t>
      </w:r>
      <w:r w:rsidRPr="277B5391" w:rsidR="1312C2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infrastructure, and compatibility with existing systems.</w:t>
      </w:r>
    </w:p>
    <w:p w:rsidR="439E5C93" w:rsidP="277B5391" w:rsidRDefault="439E5C93" w14:paraId="5DDA211A" w14:textId="5373121C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77B5391" w:rsidR="24EC3044">
        <w:rPr>
          <w:b w:val="1"/>
          <w:bCs w:val="1"/>
          <w:sz w:val="24"/>
          <w:szCs w:val="24"/>
        </w:rPr>
        <w:t>Financial factors</w:t>
      </w:r>
      <w:r w:rsidRPr="277B5391" w:rsidR="0F10F529">
        <w:rPr>
          <w:b w:val="1"/>
          <w:bCs w:val="1"/>
          <w:sz w:val="24"/>
          <w:szCs w:val="24"/>
        </w:rPr>
        <w:t>:</w:t>
      </w:r>
      <w:r w:rsidRPr="277B5391" w:rsidR="0F10F529">
        <w:rPr>
          <w:sz w:val="24"/>
          <w:szCs w:val="24"/>
        </w:rPr>
        <w:t xml:space="preserve"> </w:t>
      </w:r>
      <w:r w:rsidRPr="277B5391" w:rsidR="0F10F52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involves assessing the cost implications of building and </w:t>
      </w:r>
      <w:r w:rsidRPr="277B5391" w:rsidR="0F10F52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maintaining</w:t>
      </w:r>
      <w:r w:rsidRPr="277B5391" w:rsidR="0F10F52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CRM solution, including budget allocation and potential return on investment.</w:t>
      </w:r>
    </w:p>
    <w:p w:rsidR="439E5C93" w:rsidP="277B5391" w:rsidRDefault="439E5C93" w14:paraId="1162EC61" w14:textId="1904AAB7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277B5391" w:rsidR="24EC3044">
        <w:rPr>
          <w:b w:val="1"/>
          <w:bCs w:val="1"/>
          <w:sz w:val="24"/>
          <w:szCs w:val="24"/>
        </w:rPr>
        <w:t>Organizational factors</w:t>
      </w:r>
      <w:r w:rsidRPr="277B5391" w:rsidR="03EB9893">
        <w:rPr>
          <w:b w:val="1"/>
          <w:bCs w:val="1"/>
          <w:sz w:val="24"/>
          <w:szCs w:val="24"/>
        </w:rPr>
        <w:t>:</w:t>
      </w:r>
      <w:r w:rsidRPr="277B5391" w:rsidR="03EB9893">
        <w:rPr>
          <w:sz w:val="24"/>
          <w:szCs w:val="24"/>
        </w:rPr>
        <w:t xml:space="preserve"> </w:t>
      </w:r>
      <w:r w:rsidRPr="277B5391" w:rsidR="03EB98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factors focus on how the CRM solution aligns with the company's structure, processes, and culture. It may also involve change management considerations to ensure a smooth adoption within the organization.</w:t>
      </w:r>
      <w:commentRangeEnd w:id="196650138"/>
      <w:r>
        <w:rPr>
          <w:rStyle w:val="CommentReference"/>
        </w:rPr>
        <w:commentReference w:id="196650138"/>
      </w:r>
    </w:p>
    <w:p w:rsidR="1EB7DD42" w:rsidP="277B5391" w:rsidRDefault="1EB7DD42" w14:paraId="1E258AFD" w14:textId="5794401A">
      <w:pPr>
        <w:pStyle w:val="Normal"/>
        <w:spacing w:before="0" w:after="240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0EE45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have </w:t>
      </w:r>
      <w:r w:rsidRPr="277B5391" w:rsidR="0EE45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decided then to prioritize </w:t>
      </w:r>
      <w:r w:rsidRPr="277B5391" w:rsidR="0EE45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</w:t>
      </w:r>
      <w:r w:rsidRPr="277B5391" w:rsidR="103233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77B5391" w:rsidR="0EE454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according to 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09FA7F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emergency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277B5391" w:rsidR="042A79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project progress.</w:t>
      </w:r>
      <w:r w:rsidRPr="277B5391" w:rsidR="00663B9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make this possible, we have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established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set of specific criteria for evaluation. These criteria will </w:t>
      </w:r>
      <w:r w:rsidRPr="277B5391" w:rsidR="7FC0DF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help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 in accurately categorizing the different steps based on their level of </w:t>
      </w:r>
      <w:r w:rsidRPr="277B5391" w:rsidR="7E9457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emergency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The </w:t>
      </w:r>
      <w:r w:rsidRPr="277B5391" w:rsidR="220B6D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emergency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a given requirement can be further elaborated as follows:</w:t>
      </w:r>
    </w:p>
    <w:p w:rsidR="1EB7DD42" w:rsidP="277B5391" w:rsidRDefault="1EB7DD42" w14:paraId="196FFB20" w14:textId="7505CE68">
      <w:pPr>
        <w:pStyle w:val="ListParagraph"/>
        <w:numPr>
          <w:ilvl w:val="0"/>
          <w:numId w:val="16"/>
        </w:numPr>
        <w:spacing w:before="0" w:beforeAutospacing="off" w:after="0" w:afterAutospacing="off" w:line="259" w:lineRule="auto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 Urgency: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designation applies to steps or requirements that demand immediate attention and action. Failure to address them promptly could result in significant negative consequences</w:t>
      </w:r>
      <w:ins w:author="Etienne BERNOULI [EKVY]" w:date="2023-09-28T10:00:27.682Z" w:id="1111051494">
        <w:r w:rsidRPr="277B5391" w:rsidR="38C0B291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: blockage or even failure of</w:t>
        </w:r>
      </w:ins>
      <w:ins w:author="Etienne BERNOULI [EKVY]" w:date="2023-09-28T09:59:53.53Z" w:id="1310079878">
        <w:r w:rsidRPr="277B5391" w:rsidR="38C0B291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the project</w:t>
        </w:r>
      </w:ins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ins w:author="Etienne BERNOULI [EKVY]" w:date="2023-09-28T10:00:51.254Z" w:id="197663273">
        <w:r w:rsidRPr="277B5391" w:rsidR="3EF8B16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The CRM Alpha Team engage itself to </w:t>
        </w:r>
      </w:ins>
      <w:ins w:author="Etienne BERNOULI [EKVY]" w:date="2023-09-28T10:01:11.063Z" w:id="2767316">
        <w:r w:rsidRPr="277B5391" w:rsidR="3EF8B16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answer</w:t>
        </w:r>
      </w:ins>
      <w:ins w:author="Etienne BERNOULI [EKVY]" w:date="2023-09-28T10:00:51.254Z" w:id="1972156076">
        <w:r w:rsidRPr="277B5391" w:rsidR="3EF8B16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</w:t>
        </w:r>
      </w:ins>
      <w:ins w:author="Etienne BERNOULI [EKVY]" w:date="2023-09-28T10:01:31.6Z" w:id="977848231">
        <w:r w:rsidRPr="277B5391" w:rsidR="3EF8B16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requirements with this level of priority within delayed </w:t>
        </w:r>
      </w:ins>
      <w:ins w:author="Etienne BERNOULI [EKVY]" w:date="2023-09-28T10:01:40.544Z" w:id="1484821148">
        <w:r w:rsidRPr="277B5391" w:rsidR="229A8BC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time.</w:t>
        </w:r>
      </w:ins>
    </w:p>
    <w:p w:rsidR="1EB7DD42" w:rsidP="277B5391" w:rsidRDefault="1EB7DD42" w14:paraId="56894B73" w14:textId="3CB2048A">
      <w:pPr>
        <w:pStyle w:val="ListParagraph"/>
        <w:numPr>
          <w:ilvl w:val="0"/>
          <w:numId w:val="16"/>
        </w:numPr>
        <w:spacing w:before="0" w:beforeAutospacing="off" w:after="0" w:afterAutospacing="off" w:line="259" w:lineRule="auto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Moderate Urgency: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category </w:t>
      </w:r>
      <w:r w:rsidRPr="277B5391" w:rsidR="569855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covers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requirements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that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moderately urgent.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hil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 m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ay not require immediate action, they should be addressed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a timely manner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prevent any potential issues from escalating.</w:t>
      </w:r>
    </w:p>
    <w:p w:rsidR="1EB7DD42" w:rsidP="277B5391" w:rsidRDefault="1EB7DD42" w14:paraId="26A4AE90" w14:textId="18F35C98">
      <w:pPr>
        <w:pStyle w:val="ListParagraph"/>
        <w:numPr>
          <w:ilvl w:val="0"/>
          <w:numId w:val="16"/>
        </w:numPr>
        <w:spacing w:before="0" w:beforeAutospacing="off" w:after="0" w:afterAutospacing="off" w:line="259" w:lineRule="auto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Low Urgency: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Steps or requirements falling into this category are of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relatively low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urgency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They can be addressed at a lower priority compared to those with higher levels of urgency.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However, they should not be entirely neglected, as they may become more critical over time or in specific situations.</w:t>
      </w:r>
    </w:p>
    <w:p w:rsidR="1EB7DD42" w:rsidP="277B5391" w:rsidRDefault="1EB7DD42" w14:paraId="5E3066D1" w14:textId="03F9BA71">
      <w:pPr>
        <w:pStyle w:val="Normal"/>
        <w:spacing w:before="0" w:beforeAutospacing="off" w:after="0" w:afterAutospacing="off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EB7DD42" w:rsidP="277B5391" w:rsidRDefault="1EB7DD42" w14:paraId="526E52B2" w14:textId="035E85F0">
      <w:pPr>
        <w:spacing w:before="0" w:after="0" w:afterAutospacing="off" w:line="259" w:lineRule="auto"/>
        <w:ind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By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</w:t>
      </w:r>
      <w:r w:rsidRPr="277B5391" w:rsidR="783C33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sing </w:t>
      </w:r>
      <w:r w:rsidRPr="277B5391" w:rsidR="229033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detailed classifications, we can effectively prioritize and manage the various steps and requirements within our project or process.</w:t>
      </w:r>
      <w:r w:rsidRPr="277B5391" w:rsidR="26A790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20EA5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were able to highlight the </w:t>
      </w:r>
      <w:r w:rsidRPr="277B5391" w:rsidR="677B94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 points</w:t>
      </w:r>
      <w:r w:rsidRPr="277B5391" w:rsidR="3D62B6D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7B5391" w:rsidR="677B94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EB7DD42" w:rsidP="277B5391" w:rsidRDefault="1EB7DD42" w14:paraId="13F89449" w14:textId="7F627508">
      <w:pPr>
        <w:pStyle w:val="Normal"/>
        <w:spacing w:before="0" w:after="240" w:line="259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0BDAABB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1/ </w:t>
      </w:r>
      <w:r w:rsidRPr="277B5391" w:rsidR="299103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77B5391" w:rsidR="677B94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</w:t>
      </w:r>
      <w:r w:rsidRPr="277B5391" w:rsidR="20EA5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20EA5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urgent requirements</w:t>
      </w:r>
      <w:r w:rsidRPr="277B5391" w:rsidR="1C5EAF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D7A8DEE" w:rsidP="277B5391" w:rsidRDefault="4D7A8DEE" w14:paraId="02FC9D1E" w14:textId="7005A8E8">
      <w:pPr>
        <w:pStyle w:val="ListParagraph"/>
        <w:numPr>
          <w:ilvl w:val="0"/>
          <w:numId w:val="2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77B5391" w:rsidR="0A5CCD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e-commerce website</w:t>
      </w:r>
      <w:r w:rsidRPr="277B5391" w:rsidR="4875FE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7B5391" w:rsidR="42ACD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42ACD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is the starting point of the project. It is from the website</w:t>
      </w:r>
      <w:r w:rsidRPr="277B5391" w:rsidR="20B73B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 store</w:t>
      </w:r>
      <w:r w:rsidRPr="277B5391" w:rsidR="42ACD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42ACD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that we can </w:t>
      </w:r>
      <w:r w:rsidRPr="277B5391" w:rsidR="42ACD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277B5391" w:rsidR="42ACD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the next steps.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29F619F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urgency here may stem </w:t>
      </w:r>
      <w:r w:rsidRPr="277B5391" w:rsidR="29F619F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from the </w:t>
      </w:r>
      <w:r w:rsidRPr="277B5391" w:rsidR="0A7ADA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capability</w:t>
      </w:r>
      <w:r w:rsidRPr="277B5391" w:rsidR="29F619F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7B0394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of ensuring the multilingual website </w:t>
      </w:r>
      <w:r w:rsidRPr="277B5391" w:rsidR="3AAD0AE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reach</w:t>
      </w:r>
      <w:r w:rsidRPr="277B5391" w:rsidR="7B0394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7B0394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wider audience</w:t>
      </w:r>
      <w:r w:rsidRPr="277B5391" w:rsidR="60053B2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t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designing </w:t>
      </w:r>
      <w:r w:rsidRPr="277B5391" w:rsidR="4CC238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of 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 intuitive user interface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setting up a </w:t>
      </w:r>
      <w:r w:rsidRPr="277B5391" w:rsidR="1745CD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customer basket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implementing product catalog management, and ensuring 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seamless</w:t>
      </w:r>
      <w:r w:rsidRPr="277B5391" w:rsidR="07097E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customer checkout experiences. </w:t>
      </w:r>
    </w:p>
    <w:p w:rsidR="4D7A8DEE" w:rsidP="277B5391" w:rsidRDefault="4D7A8DEE" w14:paraId="6501DAF7" w14:textId="2D6DDB38">
      <w:pPr>
        <w:pStyle w:val="ListParagraph"/>
        <w:numPr>
          <w:ilvl w:val="0"/>
          <w:numId w:val="22"/>
        </w:numPr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77B5391" w:rsidR="0A5CCD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</w:t>
      </w:r>
      <w:r w:rsidRPr="277B5391" w:rsidR="15DD2A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SF</w:t>
      </w:r>
      <w:r w:rsidRPr="277B5391" w:rsidR="15DD2A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 </w:t>
      </w:r>
      <w:r w:rsidRPr="277B5391" w:rsidR="533A27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</w:t>
      </w:r>
      <w:r w:rsidRPr="277B5391" w:rsidR="74A756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7B5391" w:rsidR="64E16E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05164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</w:t>
      </w:r>
      <w:del w:author="Etienne BERNOULI [EKVY]" w:date="2023-09-28T09:43:37.584Z" w:id="206589781">
        <w:r w:rsidRPr="277B5391" w:rsidDel="05164AD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 is a crucial</w:delText>
        </w:r>
      </w:del>
      <w:r w:rsidRPr="277B5391" w:rsidR="05164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point of the project since it directly involves the internal organization of </w:t>
      </w:r>
      <w:del w:author="Etienne BERNOULI [EKVY]" w:date="2023-09-28T09:42:53.159Z" w:id="1640946745">
        <w:r w:rsidRPr="277B5391" w:rsidDel="05164AD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the</w:delText>
        </w:r>
      </w:del>
      <w:r w:rsidRPr="277B5391" w:rsidR="05164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EKOYVA </w:t>
      </w:r>
      <w:del w:author="Etienne BERNOULI [EKVY]" w:date="2023-09-28T09:42:58.246Z" w:id="4754909">
        <w:r w:rsidRPr="277B5391" w:rsidDel="05164AD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company</w:delText>
        </w:r>
      </w:del>
      <w:r w:rsidRPr="277B5391" w:rsidR="64E16E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77B5391" w:rsidR="0CDECC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requirement entails 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integration of Salesforce and </w:t>
      </w:r>
      <w:r w:rsidRPr="277B5391" w:rsidR="79FC3F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</w:t>
      </w:r>
      <w:r w:rsidRPr="277B5391" w:rsidR="2219B7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store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del w:author="Etienne BERNOULI [EKVY]" w:date="2023-09-28T09:43:21.525Z" w:id="731624035">
        <w:r w:rsidRPr="277B5391" w:rsidDel="0CDECC8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 two critical platforms for the organization.</w:delText>
        </w:r>
      </w:del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chieving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integration is crucial for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real-time data sharing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streamlined processes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and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enhanced decision-making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The </w:t>
      </w:r>
      <w:r w:rsidRPr="277B5391" w:rsidR="288E59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urgency priority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del w:author="Etienne BERNOULI [EKVY]" w:date="2023-09-28T09:45:08.322Z" w:id="1907555713">
        <w:r w:rsidRPr="277B5391" w:rsidDel="0CDECC8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may</w:delText>
        </w:r>
      </w:del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arise</w:t>
      </w:r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from a business need to synchronize customer data, sales information,</w:t>
      </w:r>
      <w:del w:author="Etienne BERNOULI [EKVY]" w:date="2023-09-28T09:45:31.152Z" w:id="1520424168">
        <w:r w:rsidRPr="277B5391" w:rsidDel="0CDECC8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 </w:delText>
        </w:r>
        <w:r w:rsidRPr="277B5391" w:rsidDel="0CDECC8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or</w:delText>
        </w:r>
      </w:del>
      <w:ins w:author="Etienne BERNOULI [EKVY]" w:date="2023-09-28T09:45:31.535Z" w:id="1031863769">
        <w:r w:rsidRPr="277B5391" w:rsidR="6540B7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and</w:t>
        </w:r>
      </w:ins>
      <w:r w:rsidRPr="277B5391" w:rsidR="0CDEC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financial data promptly.</w:t>
      </w:r>
    </w:p>
    <w:p w:rsidR="0A5CCD63" w:rsidP="277B5391" w:rsidRDefault="0A5CCD63" w14:paraId="79A3E4E4" w14:textId="1A013571">
      <w:pPr>
        <w:pStyle w:val="ListParagraph"/>
        <w:numPr>
          <w:ilvl w:val="0"/>
          <w:numId w:val="22"/>
        </w:numPr>
        <w:spacing w:before="0" w:after="240" w:line="259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277B5391" w:rsidR="0A5CCD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migration</w:t>
      </w:r>
      <w:r w:rsidRPr="277B5391" w:rsidR="19AE5E5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7B5391" w:rsidR="778B96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</w:t>
      </w:r>
      <w:r w:rsidRPr="277B5391" w:rsidR="778B96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 is essential because it is from this data that the company will be able to work on its business management (prospect management, customer management, marketing actions, KPI tracking)</w:t>
      </w:r>
      <w:r w:rsidRPr="277B5391" w:rsidR="3E90D21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77B5391" w:rsidR="55B267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migration involves transferring and transforming data from</w:t>
      </w:r>
      <w:r w:rsidRPr="277B5391" w:rsidR="161219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flat files and from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2150D8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277B5391" w:rsidR="6D4892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ubspot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3D709B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Salesforce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del w:author="Etienne BERNOULI [EKVY]" w:date="2023-09-28T09:46:57.159Z" w:id="1985140524">
        <w:r w:rsidRPr="277B5391" w:rsidDel="55B2672F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Urgency in</w:delText>
        </w:r>
      </w:del>
      <w:ins w:author="Etienne BERNOULI [EKVY]" w:date="2023-09-28T09:46:59.941Z" w:id="2001942682">
        <w:r w:rsidRPr="277B5391" w:rsidR="55B00BF4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Priority o</w:t>
        </w:r>
      </w:ins>
      <w:ins w:author="Etienne BERNOULI [EKVY]" w:date="2023-09-28T09:47:00.062Z" w:id="2113387118">
        <w:r w:rsidRPr="277B5391" w:rsidR="55B00BF4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f</w:t>
        </w:r>
      </w:ins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migration </w:t>
      </w:r>
      <w:del w:author="Etienne BERNOULI [EKVY]" w:date="2023-09-28T09:46:25.972Z" w:id="204071596">
        <w:r w:rsidRPr="277B5391" w:rsidDel="55B2672F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may </w:delText>
        </w:r>
      </w:del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result</w:t>
      </w:r>
      <w:ins w:author="Etienne BERNOULI [EKVY]" w:date="2023-09-28T09:46:40.818Z" w:id="1059321860">
        <w:r w:rsidRPr="277B5391" w:rsidR="79365AF3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s</w:t>
        </w:r>
      </w:ins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from system upgrades, database changes, or 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regulatory compliance require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ment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It's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essential to execute data migration carefully to prevent data loss, ensure data accurac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y, and 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aintain</w:t>
      </w:r>
      <w:r w:rsidRPr="277B5391" w:rsidR="55B267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business continuity.</w:t>
      </w:r>
    </w:p>
    <w:p w:rsidR="2D9BC43C" w:rsidP="277B5391" w:rsidRDefault="2D9BC43C" w14:paraId="0619A9D8" w14:textId="698CFA1A">
      <w:pPr>
        <w:pStyle w:val="Normal"/>
        <w:spacing w:before="0" w:after="24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657FF1A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2/ </w:t>
      </w:r>
      <w:r w:rsidRPr="277B5391" w:rsidR="0A5CCD6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moderately </w:t>
      </w:r>
      <w:r w:rsidRPr="277B5391" w:rsidR="678CE9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urgent</w:t>
      </w:r>
      <w:r w:rsidRPr="277B5391" w:rsidR="0A5CCD6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requirements:</w:t>
      </w:r>
      <w:r w:rsidRPr="277B5391" w:rsidR="048786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07FB1B0" w:rsidP="277B5391" w:rsidRDefault="607FB1B0" w14:paraId="60CE369B" w14:textId="227C4340">
      <w:pPr>
        <w:pStyle w:val="ListParagraph"/>
        <w:numPr>
          <w:ilvl w:val="0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noProof w:val="0"/>
          <w:lang w:val="en-US"/>
        </w:rPr>
      </w:pPr>
      <w:r w:rsidRPr="277B5391" w:rsidR="47BC34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Salesforce deployment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task involves the implementation and deployment of the Salesforce platform within the organization. </w:t>
      </w:r>
    </w:p>
    <w:p w:rsidR="607FB1B0" w:rsidP="277B5391" w:rsidRDefault="607FB1B0" w14:paraId="7177D6FA" w14:textId="62B1B61F">
      <w:pPr>
        <w:pStyle w:val="ListParagraph"/>
        <w:numPr>
          <w:ilvl w:val="0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noProof w:val="0"/>
          <w:lang w:val="en-US"/>
        </w:rPr>
      </w:pP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It 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includes</w:t>
      </w:r>
      <w:r w:rsidRPr="277B5391" w:rsidR="6943444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795CBC9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607FB1B0" w:rsidP="277B5391" w:rsidRDefault="607FB1B0" w14:paraId="2BB69BB6" w14:textId="602F76D5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noProof w:val="0"/>
          <w:lang w:val="en-US"/>
        </w:rPr>
      </w:pPr>
      <w:r w:rsidRPr="277B5391" w:rsidR="6943444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leads and the products management,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07FB1B0" w:rsidP="277B5391" w:rsidRDefault="607FB1B0" w14:paraId="305C6FF2" w14:textId="00086F4B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noProof w:val="0"/>
          <w:lang w:val="en-US"/>
        </w:rPr>
      </w:pP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setting up user access and permissions, </w:t>
      </w:r>
    </w:p>
    <w:p w:rsidR="607FB1B0" w:rsidP="277B5391" w:rsidRDefault="607FB1B0" w14:paraId="251FFFFC" w14:textId="59BDCF8C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noProof w:val="0"/>
          <w:lang w:val="en-US"/>
        </w:rPr>
      </w:pP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importing existing customer data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and </w:t>
      </w:r>
    </w:p>
    <w:p w:rsidR="607FB1B0" w:rsidP="277B5391" w:rsidRDefault="607FB1B0" w14:paraId="06ECD7E8" w14:textId="09754168">
      <w:pPr>
        <w:pStyle w:val="ListParagraph"/>
        <w:numPr>
          <w:ilvl w:val="1"/>
          <w:numId w:val="23"/>
        </w:numPr>
        <w:bidi w:val="0"/>
        <w:spacing w:before="0" w:beforeAutospacing="off" w:after="240" w:afterAutospacing="off" w:line="259" w:lineRule="auto"/>
        <w:ind w:right="0"/>
        <w:jc w:val="left"/>
        <w:rPr>
          <w:noProof w:val="0"/>
          <w:lang w:val="en-US"/>
        </w:rPr>
      </w:pP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customizing the platform to support sales, marketing, and 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customer service </w:t>
      </w: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functions. </w:t>
      </w:r>
    </w:p>
    <w:p w:rsidR="607FB1B0" w:rsidP="277B5391" w:rsidRDefault="607FB1B0" w14:paraId="3EDE484E" w14:textId="1062F263">
      <w:pPr>
        <w:pStyle w:val="Normal"/>
        <w:bidi w:val="0"/>
        <w:spacing w:before="0" w:beforeAutospacing="off" w:after="240" w:afterAutospacing="off" w:line="259" w:lineRule="auto"/>
        <w:ind w:left="0" w:right="0"/>
        <w:jc w:val="left"/>
        <w:rPr>
          <w:noProof w:val="0"/>
          <w:lang w:val="en-US"/>
        </w:rPr>
      </w:pPr>
    </w:p>
    <w:p w:rsidR="607FB1B0" w:rsidP="277B5391" w:rsidRDefault="607FB1B0" w14:paraId="03CC509D" w14:textId="3C04D8BE">
      <w:pPr>
        <w:pStyle w:val="Normal"/>
        <w:bidi w:val="0"/>
        <w:spacing w:before="0" w:beforeAutospacing="off" w:after="240" w:afterAutospacing="off" w:line="259" w:lineRule="auto"/>
        <w:ind w:left="0" w:right="0"/>
        <w:jc w:val="left"/>
        <w:rPr>
          <w:noProof w:val="0"/>
          <w:lang w:val="en-US"/>
        </w:rPr>
      </w:pPr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moderate urgency in this case </w:t>
      </w:r>
      <w:del w:author="Etienne BERNOULI [EKVY]" w:date="2023-09-28T09:49:59.118Z" w:id="401880654"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may </w:delText>
        </w:r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be</w:delText>
        </w:r>
      </w:del>
      <w:ins w:author="Etienne BERNOULI [EKVY]" w:date="2023-09-28T09:49:59.314Z" w:id="1404578905">
        <w:r w:rsidRPr="277B5391" w:rsidR="789A1974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is</w:t>
        </w:r>
      </w:ins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due to the organization's desire to enhance customer relationship management and sales processes. While it </w:t>
      </w:r>
      <w:del w:author="Etienne BERNOULI [EKVY]" w:date="2023-09-28T09:50:53.632Z" w:id="774695514"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may </w:delText>
        </w:r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not require</w:delText>
        </w:r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 immediate </w:delText>
        </w:r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attention</w:delText>
        </w:r>
      </w:del>
      <w:ins w:author="Etienne BERNOULI [EKVY]" w:date="2023-09-28T09:50:57.913Z" w:id="928297970">
        <w:r w:rsidRPr="277B5391" w:rsidR="754604F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is</w:t>
        </w:r>
        <w:r w:rsidRPr="277B5391" w:rsidR="754604F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not a priority</w:t>
        </w:r>
      </w:ins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addressing this requirement </w:t>
      </w:r>
      <w:del w:author="Etienne BERNOULI [EKVY]" w:date="2023-09-28T09:50:31.59Z" w:id="1373293179"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in a timely manner</w:delText>
        </w:r>
      </w:del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important to </w:t>
      </w:r>
      <w:del w:author="Etienne BERNOULI [EKVY]" w:date="2023-09-28T09:50:41.297Z" w:id="1121019226">
        <w:r w:rsidRPr="277B5391" w:rsidDel="417DA84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begin realizing</w:delText>
        </w:r>
      </w:del>
      <w:ins w:author="Etienne BERNOULI [EKVY]" w:date="2023-09-28T09:50:42.334Z" w:id="754421639">
        <w:r w:rsidRPr="277B5391" w:rsidR="0390C2CF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realize</w:t>
        </w:r>
      </w:ins>
      <w:r w:rsidRPr="277B5391" w:rsidR="417DA8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benefits of the Salesforce system and improving overall business efficiency.</w:t>
      </w:r>
    </w:p>
    <w:p w:rsidR="607FB1B0" w:rsidP="277B5391" w:rsidRDefault="607FB1B0" w14:paraId="0E2433FB" w14:textId="10A784A0">
      <w:pPr>
        <w:pStyle w:val="Normal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B5391" w:rsidR="675E62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3/ </w:t>
      </w:r>
      <w:r w:rsidRPr="277B5391" w:rsidR="47BC34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77B5391" w:rsidR="58BB77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</w:t>
      </w:r>
      <w:r w:rsidRPr="277B5391" w:rsidR="47BC34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7236796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emergency level </w:t>
      </w:r>
      <w:r w:rsidRPr="277B5391" w:rsidR="47BC34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607FB1B0" w:rsidP="277B5391" w:rsidRDefault="607FB1B0" w14:paraId="3A5E6ECC" w14:textId="6FF655F6">
      <w:pPr>
        <w:pStyle w:val="ListParagraph"/>
        <w:numPr>
          <w:ilvl w:val="0"/>
          <w:numId w:val="24"/>
        </w:numPr>
        <w:bidi w:val="0"/>
        <w:spacing w:before="0" w:beforeAutospacing="off" w:after="240" w:afterAutospacing="off" w:line="259" w:lineRule="auto"/>
        <w:ind w:left="720" w:right="0" w:hanging="360"/>
        <w:jc w:val="left"/>
        <w:rPr>
          <w:del w:author="Etienne BERNOULI [EKVY]" w:date="2023-09-28T09:54:01.354Z" w:id="760475961"/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47BC34C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Marketing tasks automation</w:t>
      </w:r>
      <w:r w:rsidRPr="277B5391" w:rsidR="0B54BE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7B5391" w:rsidR="0B54BEA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0B54BEA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It will enable the company to enhance its commercial performance and, </w:t>
      </w:r>
      <w:r w:rsidRPr="277B5391" w:rsidR="0B54BEA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consequently</w:t>
      </w:r>
      <w:r w:rsidRPr="277B5391" w:rsidR="0B54BEA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its profitability and return on investment</w:t>
      </w:r>
      <w:r w:rsidRPr="277B5391" w:rsidR="40BB2B0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77B5391" w:rsidR="40BB2B0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25020C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initiative involves automating various marketing tasks within the organization. This </w:t>
      </w:r>
      <w:r w:rsidRPr="277B5391" w:rsidR="25020C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encompass</w:t>
      </w:r>
      <w:r w:rsidRPr="277B5391" w:rsidR="32003A3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</w:t>
      </w:r>
      <w:r w:rsidRPr="277B5391" w:rsidR="25020C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activities such as email marketing campaigns, social media </w:t>
      </w:r>
      <w:r w:rsidRPr="277B5391" w:rsidR="3C08E52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planification</w:t>
      </w:r>
      <w:r w:rsidRPr="277B5391" w:rsidR="25020C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lead nurturing,</w:t>
      </w:r>
      <w:r w:rsidRPr="277B5391" w:rsidR="626549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626549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follow</w:t>
      </w:r>
      <w:r w:rsidRPr="277B5391" w:rsidR="626549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-up after abandoned basket,</w:t>
      </w:r>
      <w:r w:rsidRPr="277B5391" w:rsidR="25020C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analytics reporting. While these tasks have the potential to enhance the company's commercial performance, </w:t>
      </w:r>
      <w:del w:author="Etienne BERNOULI [EKVY]" w:date="2023-09-28T09:52:48.306Z" w:id="2032564654">
        <w:r w:rsidRPr="277B5391" w:rsidDel="25020C9A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the low urgency suggests that they may be</w:delText>
        </w:r>
      </w:del>
      <w:ins w:author="Etienne BERNOULI [EKVY]" w:date="2023-09-28T09:52:50.929Z" w:id="1841668595">
        <w:r w:rsidRPr="277B5391" w:rsidR="3083EA4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they can be</w:t>
        </w:r>
      </w:ins>
      <w:r w:rsidRPr="277B5391" w:rsidR="25020C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considered for implementation in the long term rather than requiring immediate attention. </w:t>
      </w:r>
      <w:del w:author="Etienne BERNOULI [EKVY]" w:date="2023-09-28T09:53:09.498Z" w:id="52029909">
        <w:r w:rsidRPr="277B5391" w:rsidDel="25020C9A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Implementing marketing task automation can </w:delText>
        </w:r>
        <w:r w:rsidRPr="277B5391" w:rsidDel="25020C9A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>ultimately contribute</w:delText>
        </w:r>
        <w:r w:rsidRPr="277B5391" w:rsidDel="25020C9A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delText xml:space="preserve"> to improved business efficiency, profitability, and return on investment over time.</w:delText>
        </w:r>
      </w:del>
      <w:ins w:author="Etienne BERNOULI [EKVY]" w:date="2023-09-28T09:53:42.038Z" w:id="143093957">
        <w:r w:rsidRPr="277B5391" w:rsidR="11DE6C43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  <w:rPrChange w:author="Etienne BERNOULI [EKVY]" w:date="2023-09-28T09:53:51.538Z" w:id="36000639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rPrChange>
          </w:rPr>
          <w:t>(</w:t>
        </w:r>
        <w:r w:rsidRPr="277B5391" w:rsidR="11DE6C43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  <w:rPrChange w:author="Etienne BERNOULI [EKVY]" w:date="2023-09-28T09:53:51.54Z" w:id="194617936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rPrChange>
          </w:rPr>
          <w:t>already</w:t>
        </w:r>
        <w:r w:rsidRPr="277B5391" w:rsidR="11DE6C43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  <w:rPrChange w:author="Etienne BERNOULI [EKVY]" w:date="2023-09-28T09:53:51.542Z" w:id="10860672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rPrChange>
          </w:rPr>
          <w:t xml:space="preserve"> said at the beginning of the paragraph</w:t>
        </w:r>
      </w:ins>
      <w:ins w:author="Etienne BERNOULI [EKVY]" w:date="2023-09-28T09:54:05.156Z" w:id="911361188">
        <w:r w:rsidRPr="277B5391" w:rsidR="11DE6C43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)</w:t>
        </w:r>
      </w:ins>
    </w:p>
    <w:p w:rsidR="607FB1B0" w:rsidP="277B5391" w:rsidRDefault="607FB1B0" w14:paraId="720EDD40" w14:textId="7B54A1C8">
      <w:pPr>
        <w:pStyle w:val="Normal"/>
        <w:bidi w:val="0"/>
        <w:spacing w:before="0" w:beforeAutospacing="off" w:after="24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ins w:author="Etienne BERNOULI [EKVY]" w:date="2023-09-28T09:47:54.561Z" w:id="37319518">
        <w:r w:rsidRPr="277B5391" w:rsidR="07774C03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highlight w:val="yellow"/>
            <w:lang w:val="en-US"/>
          </w:rPr>
          <w:t>Can we have a title here, please ?</w:t>
        </w:r>
      </w:ins>
    </w:p>
    <w:p w:rsidR="607FB1B0" w:rsidP="277B5391" w:rsidRDefault="607FB1B0" w14:paraId="26652625" w14:textId="54AD2033">
      <w:pPr>
        <w:pStyle w:val="Normal"/>
        <w:bidi w:val="0"/>
        <w:spacing w:before="0" w:beforeAutospacing="off" w:after="24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73D055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addition to this evaluation,</w:t>
      </w:r>
      <w:r w:rsidRPr="277B5391" w:rsidR="73D055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251C15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have </w:t>
      </w:r>
      <w:r w:rsidRPr="277B5391" w:rsidR="2EC7A0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deducted</w:t>
      </w:r>
      <w:r w:rsidRPr="277B5391" w:rsidR="251C15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251C15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 requirement</w:t>
      </w:r>
      <w:r w:rsidRPr="277B5391" w:rsidR="4B213A2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77B5391" w:rsidR="251C15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622668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</w:t>
      </w:r>
      <w:r w:rsidRPr="277B5391" w:rsidR="251C15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B5391" w:rsidR="315717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lay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pivotal role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the successful execution of the project</w:t>
      </w:r>
      <w:r w:rsidRPr="277B5391" w:rsidR="692A01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277B5391" w:rsidR="692A01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ins w:author="Etienne BERNOULI [EKVY]" w:date="2023-09-28T09:55:22.318Z" w:id="1797215604">
        <w:r w:rsidRPr="277B5391" w:rsidR="0DBB02AA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(</w:t>
        </w:r>
      </w:ins>
      <w:r w:rsidRPr="277B5391" w:rsidR="692A01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KPIs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are crucial in the project's realization</w:t>
      </w:r>
      <w:ins w:author="Etienne BERNOULI [EKVY]" w:date="2023-09-28T09:55:26.053Z" w:id="460796295">
        <w:r w:rsidRPr="277B5391" w:rsidR="7D3C6F4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)</w:t>
        </w:r>
      </w:ins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607FB1B0" w:rsidP="277B5391" w:rsidRDefault="607FB1B0" w14:paraId="468CE1F4" w14:textId="1F837AEF">
      <w:pPr>
        <w:pStyle w:val="ListParagraph"/>
        <w:numPr>
          <w:ilvl w:val="0"/>
          <w:numId w:val="16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Measuring Success: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KPIs serve as quantifiable metrics that enable you to measure the project's success and progress. While the feasibility study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provides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 initial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assessment of the project's viability, KPIs are essential for ongoing monitoring and ensuring that the project stays on track towards its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07FB1B0" w:rsidP="277B5391" w:rsidRDefault="607FB1B0" w14:paraId="562E7788" w14:textId="06D3BD13">
      <w:pPr>
        <w:pStyle w:val="ListParagraph"/>
        <w:numPr>
          <w:ilvl w:val="0"/>
          <w:numId w:val="16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 Evaluation: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KPIs offer an objective way to evaluate the project's performance. Unlike the subjective nature of some aspects of a feasibility study, KPIs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concrete data and benchmarks against which you can assess whether the project is meeting its goals.</w:t>
      </w:r>
    </w:p>
    <w:p w:rsidR="607FB1B0" w:rsidP="277B5391" w:rsidRDefault="607FB1B0" w14:paraId="6392CD42" w14:textId="36C8F106">
      <w:pPr>
        <w:pStyle w:val="ListParagraph"/>
        <w:numPr>
          <w:ilvl w:val="0"/>
          <w:numId w:val="16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Alignment with Goals: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KPIs are directly aligned with the project's goals and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They help ensure that the project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remains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focused on its intended outcomes, which may include financial targets, customer satisfaction levels, operational efficiencies, or other strategic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identified in the feasibility study.</w:t>
      </w:r>
    </w:p>
    <w:p w:rsidR="607FB1B0" w:rsidP="277B5391" w:rsidRDefault="607FB1B0" w14:paraId="56C8C792" w14:textId="632FCD91">
      <w:pPr>
        <w:pStyle w:val="ListParagraph"/>
        <w:numPr>
          <w:ilvl w:val="0"/>
          <w:numId w:val="16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Adaptability: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KPIs are adaptable and can evolve as the project progresses. This adaptability allows you to make data-driven decisions and adjustments in real-time, enhancing the project's chances of success.</w:t>
      </w:r>
    </w:p>
    <w:p w:rsidR="607FB1B0" w:rsidP="277B5391" w:rsidRDefault="607FB1B0" w14:paraId="35AAA3AA" w14:textId="02A4005E">
      <w:pPr>
        <w:pStyle w:val="ListParagraph"/>
        <w:numPr>
          <w:ilvl w:val="0"/>
          <w:numId w:val="16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Continuous Improvement: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KPIs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insights into areas that may need improvement. By regularly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monitoring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these indicators, you can 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277B5391" w:rsidR="13E400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challenges early and take corrective actions, thereby enhancing the project's overall performance.</w:t>
      </w:r>
    </w:p>
    <w:p w:rsidR="607FB1B0" w:rsidP="607FB1B0" w:rsidRDefault="607FB1B0" w14:paraId="7FFFB935" w14:textId="2DF9F576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E[" w:author="Etienne BERNOULI [EKVY]" w:date="2023-09-28T11:36:17" w:id="643606933">
    <w:p w:rsidR="277B5391" w:rsidRDefault="277B5391" w14:paraId="4BB55B2A" w14:textId="3281C1F1">
      <w:pPr>
        <w:pStyle w:val="CommentText"/>
      </w:pPr>
      <w:r w:rsidR="277B5391">
        <w:rPr/>
        <w:t>Can you justify the text please ?</w:t>
      </w:r>
      <w:r>
        <w:rPr>
          <w:rStyle w:val="CommentReference"/>
        </w:rPr>
        <w:annotationRef/>
      </w:r>
    </w:p>
  </w:comment>
  <w:comment w:initials="E[" w:author="Etienne BERNOULI [EKVY]" w:date="2023-09-28T12:02:51" w:id="196650138">
    <w:p w:rsidR="277B5391" w:rsidRDefault="277B5391" w14:paraId="4378D907" w14:textId="4B2CC886">
      <w:pPr>
        <w:pStyle w:val="CommentText"/>
      </w:pPr>
      <w:r w:rsidR="277B5391">
        <w:rPr/>
        <w:t xml:space="preserve">While it is always good to introduce new concepts, why are they not present in the rest of the document ?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BB55B2A"/>
  <w15:commentEx w15:done="0" w15:paraId="4378D90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540F6DB" w16cex:dateUtc="2023-09-28T09:36:17.234Z"/>
  <w16cex:commentExtensible w16cex:durableId="4B7FEEC5" w16cex:dateUtc="2023-09-28T10:02:51.58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BB55B2A" w16cid:durableId="1540F6DB"/>
  <w16cid:commentId w16cid:paraId="4378D907" w16cid:durableId="4B7FEEC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df56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4cec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8c1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1b8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e39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54a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9136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b4f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897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709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72b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907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be6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03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a00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94f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da5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568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c1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2d1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3bd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03d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565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e14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tienne BERNOULI [EKVY]">
    <w15:presenceInfo w15:providerId="AD" w15:userId="S::etienne.bernouli@ekovya.com::788bc91c-003c-4812-92c2-07289c8cca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2FD5F"/>
    <w:rsid w:val="00663B98"/>
    <w:rsid w:val="01064AC8"/>
    <w:rsid w:val="018E3971"/>
    <w:rsid w:val="01E29904"/>
    <w:rsid w:val="01F4AA08"/>
    <w:rsid w:val="02019D4C"/>
    <w:rsid w:val="02B6C44B"/>
    <w:rsid w:val="02BB89A8"/>
    <w:rsid w:val="02E0EFAF"/>
    <w:rsid w:val="02FB5AE3"/>
    <w:rsid w:val="030537F2"/>
    <w:rsid w:val="0309F122"/>
    <w:rsid w:val="032A51C2"/>
    <w:rsid w:val="0390C2CF"/>
    <w:rsid w:val="03EB9893"/>
    <w:rsid w:val="042A793E"/>
    <w:rsid w:val="048786AC"/>
    <w:rsid w:val="049433FA"/>
    <w:rsid w:val="04D0EE05"/>
    <w:rsid w:val="04D9896E"/>
    <w:rsid w:val="04F28B97"/>
    <w:rsid w:val="051106A7"/>
    <w:rsid w:val="05164AD9"/>
    <w:rsid w:val="05393E0E"/>
    <w:rsid w:val="05A20C6C"/>
    <w:rsid w:val="063C1FC6"/>
    <w:rsid w:val="07097EFF"/>
    <w:rsid w:val="074C247E"/>
    <w:rsid w:val="07774C03"/>
    <w:rsid w:val="079EBDA5"/>
    <w:rsid w:val="07BF80B8"/>
    <w:rsid w:val="07FDC2E5"/>
    <w:rsid w:val="0819ACF8"/>
    <w:rsid w:val="083D638B"/>
    <w:rsid w:val="0864D004"/>
    <w:rsid w:val="0870DED0"/>
    <w:rsid w:val="08A17B5A"/>
    <w:rsid w:val="08E3264F"/>
    <w:rsid w:val="090CDD72"/>
    <w:rsid w:val="09367AD6"/>
    <w:rsid w:val="0966AC39"/>
    <w:rsid w:val="09977E62"/>
    <w:rsid w:val="09CCA2C7"/>
    <w:rsid w:val="09F63BEE"/>
    <w:rsid w:val="09FA7F5F"/>
    <w:rsid w:val="0A380138"/>
    <w:rsid w:val="0A5CCD63"/>
    <w:rsid w:val="0A7ADA1C"/>
    <w:rsid w:val="0B1049D7"/>
    <w:rsid w:val="0B54BEAD"/>
    <w:rsid w:val="0B61AC58"/>
    <w:rsid w:val="0BDAABB3"/>
    <w:rsid w:val="0BE23DF9"/>
    <w:rsid w:val="0C5C361B"/>
    <w:rsid w:val="0CCEB254"/>
    <w:rsid w:val="0CDECC8E"/>
    <w:rsid w:val="0CE4545C"/>
    <w:rsid w:val="0D44E378"/>
    <w:rsid w:val="0D450826"/>
    <w:rsid w:val="0D7E0E5A"/>
    <w:rsid w:val="0DBB02AA"/>
    <w:rsid w:val="0DBC60EA"/>
    <w:rsid w:val="0DBC60EA"/>
    <w:rsid w:val="0E32E60D"/>
    <w:rsid w:val="0E3A1D5C"/>
    <w:rsid w:val="0E4E4D42"/>
    <w:rsid w:val="0E597E5D"/>
    <w:rsid w:val="0E88D0CE"/>
    <w:rsid w:val="0EE02054"/>
    <w:rsid w:val="0EE4540F"/>
    <w:rsid w:val="0F10CA38"/>
    <w:rsid w:val="0F10F529"/>
    <w:rsid w:val="0F19DEBB"/>
    <w:rsid w:val="0FD047DF"/>
    <w:rsid w:val="1032333A"/>
    <w:rsid w:val="1047387E"/>
    <w:rsid w:val="10CBF012"/>
    <w:rsid w:val="10F401AC"/>
    <w:rsid w:val="117ED26D"/>
    <w:rsid w:val="11A8F1E1"/>
    <w:rsid w:val="11DE6C43"/>
    <w:rsid w:val="11F1A575"/>
    <w:rsid w:val="125A25F1"/>
    <w:rsid w:val="12EAA67E"/>
    <w:rsid w:val="1312C2D1"/>
    <w:rsid w:val="13E4008D"/>
    <w:rsid w:val="140D6F22"/>
    <w:rsid w:val="14674800"/>
    <w:rsid w:val="149F2683"/>
    <w:rsid w:val="150E586D"/>
    <w:rsid w:val="15574F5E"/>
    <w:rsid w:val="15574F5E"/>
    <w:rsid w:val="156765DD"/>
    <w:rsid w:val="1569A664"/>
    <w:rsid w:val="156ADD89"/>
    <w:rsid w:val="15DD2A85"/>
    <w:rsid w:val="15F1CDDA"/>
    <w:rsid w:val="1612196F"/>
    <w:rsid w:val="164D1CC7"/>
    <w:rsid w:val="1745CD21"/>
    <w:rsid w:val="17B33132"/>
    <w:rsid w:val="17E0FFA2"/>
    <w:rsid w:val="1824B569"/>
    <w:rsid w:val="1824B569"/>
    <w:rsid w:val="182C0D1C"/>
    <w:rsid w:val="18537642"/>
    <w:rsid w:val="197CD003"/>
    <w:rsid w:val="1984BD89"/>
    <w:rsid w:val="19975849"/>
    <w:rsid w:val="19AE5E52"/>
    <w:rsid w:val="19C8C318"/>
    <w:rsid w:val="1A16C42F"/>
    <w:rsid w:val="1A647EE8"/>
    <w:rsid w:val="1ACE2CBF"/>
    <w:rsid w:val="1AE50F54"/>
    <w:rsid w:val="1B18A064"/>
    <w:rsid w:val="1BC690E2"/>
    <w:rsid w:val="1BC690E2"/>
    <w:rsid w:val="1C004F49"/>
    <w:rsid w:val="1C593188"/>
    <w:rsid w:val="1C5EAF6B"/>
    <w:rsid w:val="1C8C72E1"/>
    <w:rsid w:val="1CC386EE"/>
    <w:rsid w:val="1CF8268C"/>
    <w:rsid w:val="1D3D251B"/>
    <w:rsid w:val="1D9C1FAA"/>
    <w:rsid w:val="1DBC5854"/>
    <w:rsid w:val="1E67833A"/>
    <w:rsid w:val="1EB7DD42"/>
    <w:rsid w:val="1EC4B004"/>
    <w:rsid w:val="1EFE31A4"/>
    <w:rsid w:val="1F33FE0E"/>
    <w:rsid w:val="1F7988DE"/>
    <w:rsid w:val="1FBE4317"/>
    <w:rsid w:val="1FBE4317"/>
    <w:rsid w:val="2018899F"/>
    <w:rsid w:val="202FC74E"/>
    <w:rsid w:val="20B73B1A"/>
    <w:rsid w:val="20EA53EE"/>
    <w:rsid w:val="2150D884"/>
    <w:rsid w:val="21DA968A"/>
    <w:rsid w:val="220B6D06"/>
    <w:rsid w:val="2219B776"/>
    <w:rsid w:val="2235D266"/>
    <w:rsid w:val="2235D266"/>
    <w:rsid w:val="22903371"/>
    <w:rsid w:val="229A8BCE"/>
    <w:rsid w:val="23282875"/>
    <w:rsid w:val="23BDA675"/>
    <w:rsid w:val="2424C1DC"/>
    <w:rsid w:val="2452F8E6"/>
    <w:rsid w:val="249A4184"/>
    <w:rsid w:val="24EC3044"/>
    <w:rsid w:val="25020C9A"/>
    <w:rsid w:val="251A11EB"/>
    <w:rsid w:val="251C15EB"/>
    <w:rsid w:val="25A7EA7D"/>
    <w:rsid w:val="2656C24A"/>
    <w:rsid w:val="26A6F658"/>
    <w:rsid w:val="26A6F658"/>
    <w:rsid w:val="26A7906A"/>
    <w:rsid w:val="2722B132"/>
    <w:rsid w:val="277B5391"/>
    <w:rsid w:val="277BF502"/>
    <w:rsid w:val="27E6A0A6"/>
    <w:rsid w:val="27FF10F2"/>
    <w:rsid w:val="28671E94"/>
    <w:rsid w:val="28744937"/>
    <w:rsid w:val="288E599A"/>
    <w:rsid w:val="29731FCA"/>
    <w:rsid w:val="29910379"/>
    <w:rsid w:val="29EB6375"/>
    <w:rsid w:val="29F619FC"/>
    <w:rsid w:val="2AE58E9F"/>
    <w:rsid w:val="2B399B79"/>
    <w:rsid w:val="2B5D95F0"/>
    <w:rsid w:val="2B7A677B"/>
    <w:rsid w:val="2B8119D8"/>
    <w:rsid w:val="2BC41FD4"/>
    <w:rsid w:val="2BFC8B85"/>
    <w:rsid w:val="2C46E953"/>
    <w:rsid w:val="2C4ABCBC"/>
    <w:rsid w:val="2D0E4A56"/>
    <w:rsid w:val="2D9BC43C"/>
    <w:rsid w:val="2E3CB9CD"/>
    <w:rsid w:val="2EB54805"/>
    <w:rsid w:val="2EC7A01E"/>
    <w:rsid w:val="2F133116"/>
    <w:rsid w:val="2F133116"/>
    <w:rsid w:val="2F2ADB4D"/>
    <w:rsid w:val="2F2B71D1"/>
    <w:rsid w:val="2F4DDE36"/>
    <w:rsid w:val="3045EB18"/>
    <w:rsid w:val="30504480"/>
    <w:rsid w:val="3083EA4E"/>
    <w:rsid w:val="309790F7"/>
    <w:rsid w:val="3141C974"/>
    <w:rsid w:val="315717CF"/>
    <w:rsid w:val="32003A36"/>
    <w:rsid w:val="322E2CA3"/>
    <w:rsid w:val="323AC1FE"/>
    <w:rsid w:val="32A59332"/>
    <w:rsid w:val="33543BBB"/>
    <w:rsid w:val="33857960"/>
    <w:rsid w:val="33857960"/>
    <w:rsid w:val="33F03FFC"/>
    <w:rsid w:val="33F03FFC"/>
    <w:rsid w:val="3415BC3F"/>
    <w:rsid w:val="3419C9F2"/>
    <w:rsid w:val="348EE5E2"/>
    <w:rsid w:val="34C7E53A"/>
    <w:rsid w:val="352939BC"/>
    <w:rsid w:val="364A3536"/>
    <w:rsid w:val="36844832"/>
    <w:rsid w:val="3748A3D1"/>
    <w:rsid w:val="3767DB73"/>
    <w:rsid w:val="37E0D98C"/>
    <w:rsid w:val="37FEF624"/>
    <w:rsid w:val="3844673E"/>
    <w:rsid w:val="3850FCFD"/>
    <w:rsid w:val="3850FCFD"/>
    <w:rsid w:val="38C0B291"/>
    <w:rsid w:val="38D99A83"/>
    <w:rsid w:val="38EFCF52"/>
    <w:rsid w:val="39213F98"/>
    <w:rsid w:val="396FB6A9"/>
    <w:rsid w:val="3995D24A"/>
    <w:rsid w:val="39A3F198"/>
    <w:rsid w:val="3A8B9FB3"/>
    <w:rsid w:val="3AAD0AED"/>
    <w:rsid w:val="3AB02A45"/>
    <w:rsid w:val="3AE04BBA"/>
    <w:rsid w:val="3B3696E6"/>
    <w:rsid w:val="3B4AEA1D"/>
    <w:rsid w:val="3B4FBF43"/>
    <w:rsid w:val="3B84896F"/>
    <w:rsid w:val="3C08E52C"/>
    <w:rsid w:val="3C4BFAA6"/>
    <w:rsid w:val="3C7C1C1B"/>
    <w:rsid w:val="3CE6BA7E"/>
    <w:rsid w:val="3D6013B2"/>
    <w:rsid w:val="3D62B6DC"/>
    <w:rsid w:val="3D709BA0"/>
    <w:rsid w:val="3DAAD029"/>
    <w:rsid w:val="3DC34075"/>
    <w:rsid w:val="3DDCFF25"/>
    <w:rsid w:val="3E0947D6"/>
    <w:rsid w:val="3E876005"/>
    <w:rsid w:val="3E90D21B"/>
    <w:rsid w:val="3EC82C07"/>
    <w:rsid w:val="3EF8B167"/>
    <w:rsid w:val="3FB21DB3"/>
    <w:rsid w:val="4063FC68"/>
    <w:rsid w:val="4063FC68"/>
    <w:rsid w:val="408F57AF"/>
    <w:rsid w:val="40BB2B07"/>
    <w:rsid w:val="413E96FE"/>
    <w:rsid w:val="4140E898"/>
    <w:rsid w:val="415867E6"/>
    <w:rsid w:val="417DA845"/>
    <w:rsid w:val="41F1825C"/>
    <w:rsid w:val="421BA046"/>
    <w:rsid w:val="4296B198"/>
    <w:rsid w:val="42ACD0F8"/>
    <w:rsid w:val="42DA675F"/>
    <w:rsid w:val="431B5E4C"/>
    <w:rsid w:val="4339BC40"/>
    <w:rsid w:val="435AD128"/>
    <w:rsid w:val="4381609D"/>
    <w:rsid w:val="439E5C93"/>
    <w:rsid w:val="43C7B727"/>
    <w:rsid w:val="440352D4"/>
    <w:rsid w:val="446E3C91"/>
    <w:rsid w:val="44AB78E4"/>
    <w:rsid w:val="44B6B0A0"/>
    <w:rsid w:val="45890BCA"/>
    <w:rsid w:val="45F301A2"/>
    <w:rsid w:val="46936DF0"/>
    <w:rsid w:val="46A24B00"/>
    <w:rsid w:val="4724E3CB"/>
    <w:rsid w:val="473AF396"/>
    <w:rsid w:val="475EC79B"/>
    <w:rsid w:val="475EC79B"/>
    <w:rsid w:val="47BC34C9"/>
    <w:rsid w:val="47D771C9"/>
    <w:rsid w:val="47E2BB3F"/>
    <w:rsid w:val="47F868EE"/>
    <w:rsid w:val="482E424B"/>
    <w:rsid w:val="48396231"/>
    <w:rsid w:val="486F0E4D"/>
    <w:rsid w:val="4875FE70"/>
    <w:rsid w:val="48F14E18"/>
    <w:rsid w:val="48FA97FC"/>
    <w:rsid w:val="496D968E"/>
    <w:rsid w:val="4976890C"/>
    <w:rsid w:val="49BB678B"/>
    <w:rsid w:val="49D9EBC2"/>
    <w:rsid w:val="4A2B78EE"/>
    <w:rsid w:val="4A5C848D"/>
    <w:rsid w:val="4A702AD4"/>
    <w:rsid w:val="4A702AD4"/>
    <w:rsid w:val="4AA7BF02"/>
    <w:rsid w:val="4AB43A25"/>
    <w:rsid w:val="4B04F96B"/>
    <w:rsid w:val="4B213A2D"/>
    <w:rsid w:val="4B4CBAB0"/>
    <w:rsid w:val="4B68FB6D"/>
    <w:rsid w:val="4B6B9A03"/>
    <w:rsid w:val="4B8BEBA8"/>
    <w:rsid w:val="4CC23803"/>
    <w:rsid w:val="4CC64834"/>
    <w:rsid w:val="4CD262A4"/>
    <w:rsid w:val="4D6A6FC2"/>
    <w:rsid w:val="4D7A8DEE"/>
    <w:rsid w:val="4DE66991"/>
    <w:rsid w:val="4E8C48F8"/>
    <w:rsid w:val="4F768036"/>
    <w:rsid w:val="4FD963E4"/>
    <w:rsid w:val="506BE158"/>
    <w:rsid w:val="507F3870"/>
    <w:rsid w:val="5134B2FE"/>
    <w:rsid w:val="51A2CD32"/>
    <w:rsid w:val="51AD5113"/>
    <w:rsid w:val="51C3E9BA"/>
    <w:rsid w:val="51C3FBAF"/>
    <w:rsid w:val="51D33EAA"/>
    <w:rsid w:val="51E4FDA7"/>
    <w:rsid w:val="5231A6F8"/>
    <w:rsid w:val="526F10E3"/>
    <w:rsid w:val="5273430A"/>
    <w:rsid w:val="52DDE0E8"/>
    <w:rsid w:val="52F08B29"/>
    <w:rsid w:val="52F08B29"/>
    <w:rsid w:val="5307CFC5"/>
    <w:rsid w:val="533A2738"/>
    <w:rsid w:val="5345CB48"/>
    <w:rsid w:val="537C14D8"/>
    <w:rsid w:val="53D43E29"/>
    <w:rsid w:val="548C5B8A"/>
    <w:rsid w:val="5547346E"/>
    <w:rsid w:val="55A16243"/>
    <w:rsid w:val="55A2481E"/>
    <w:rsid w:val="55A327B0"/>
    <w:rsid w:val="55B00BF4"/>
    <w:rsid w:val="55B2672F"/>
    <w:rsid w:val="55EFDD47"/>
    <w:rsid w:val="5645F6AF"/>
    <w:rsid w:val="5698558C"/>
    <w:rsid w:val="56C5F857"/>
    <w:rsid w:val="573EF811"/>
    <w:rsid w:val="57987FA0"/>
    <w:rsid w:val="57C3B7B5"/>
    <w:rsid w:val="58749FCB"/>
    <w:rsid w:val="58BB776A"/>
    <w:rsid w:val="59345001"/>
    <w:rsid w:val="5948021E"/>
    <w:rsid w:val="5A5AAF1A"/>
    <w:rsid w:val="5AA1A8AF"/>
    <w:rsid w:val="5AD672DB"/>
    <w:rsid w:val="5B4D3B4D"/>
    <w:rsid w:val="5B5D016F"/>
    <w:rsid w:val="5B8726BD"/>
    <w:rsid w:val="5C07BA22"/>
    <w:rsid w:val="5C0CC0DB"/>
    <w:rsid w:val="5C3D7910"/>
    <w:rsid w:val="5C7FA2E0"/>
    <w:rsid w:val="5C94120D"/>
    <w:rsid w:val="5C94120D"/>
    <w:rsid w:val="5D2F9DD4"/>
    <w:rsid w:val="5DEC593B"/>
    <w:rsid w:val="5EE3E14F"/>
    <w:rsid w:val="5F2700C3"/>
    <w:rsid w:val="5F993B31"/>
    <w:rsid w:val="60053B26"/>
    <w:rsid w:val="600AB3C3"/>
    <w:rsid w:val="602D8E18"/>
    <w:rsid w:val="607FB1B0"/>
    <w:rsid w:val="60A5477D"/>
    <w:rsid w:val="6110EA33"/>
    <w:rsid w:val="612B5DE9"/>
    <w:rsid w:val="619A9AA8"/>
    <w:rsid w:val="61BC8471"/>
    <w:rsid w:val="6209B0E7"/>
    <w:rsid w:val="621E7B47"/>
    <w:rsid w:val="622668FE"/>
    <w:rsid w:val="626549CA"/>
    <w:rsid w:val="62E2FD5F"/>
    <w:rsid w:val="63584D32"/>
    <w:rsid w:val="63A58148"/>
    <w:rsid w:val="63F7F032"/>
    <w:rsid w:val="6425689F"/>
    <w:rsid w:val="64325BE3"/>
    <w:rsid w:val="64E16EC1"/>
    <w:rsid w:val="653AAFB9"/>
    <w:rsid w:val="6540B777"/>
    <w:rsid w:val="657FF1AF"/>
    <w:rsid w:val="66D1C6EA"/>
    <w:rsid w:val="673B6DBD"/>
    <w:rsid w:val="675E6218"/>
    <w:rsid w:val="677B94A3"/>
    <w:rsid w:val="678CE927"/>
    <w:rsid w:val="67EE9BB0"/>
    <w:rsid w:val="683AA3E7"/>
    <w:rsid w:val="68B4BAAC"/>
    <w:rsid w:val="690AF911"/>
    <w:rsid w:val="690BE7FF"/>
    <w:rsid w:val="691B05AB"/>
    <w:rsid w:val="692A0197"/>
    <w:rsid w:val="69434444"/>
    <w:rsid w:val="69FB9A6F"/>
    <w:rsid w:val="6A950EB1"/>
    <w:rsid w:val="6AA19D67"/>
    <w:rsid w:val="6AB7CC79"/>
    <w:rsid w:val="6ABB3033"/>
    <w:rsid w:val="6BA5380D"/>
    <w:rsid w:val="6C5B8A60"/>
    <w:rsid w:val="6CA622EA"/>
    <w:rsid w:val="6D41086E"/>
    <w:rsid w:val="6D48921E"/>
    <w:rsid w:val="6D4C638E"/>
    <w:rsid w:val="6DF2859B"/>
    <w:rsid w:val="6F23FC30"/>
    <w:rsid w:val="706118A4"/>
    <w:rsid w:val="70C72A0A"/>
    <w:rsid w:val="70F6DACF"/>
    <w:rsid w:val="70FCE299"/>
    <w:rsid w:val="719CB8C1"/>
    <w:rsid w:val="71AC93D4"/>
    <w:rsid w:val="72367963"/>
    <w:rsid w:val="72CACBE4"/>
    <w:rsid w:val="72FF9610"/>
    <w:rsid w:val="7317FDF7"/>
    <w:rsid w:val="733F4FF2"/>
    <w:rsid w:val="73D055D0"/>
    <w:rsid w:val="74A75633"/>
    <w:rsid w:val="74A810D2"/>
    <w:rsid w:val="75027F7A"/>
    <w:rsid w:val="754604F7"/>
    <w:rsid w:val="754BC947"/>
    <w:rsid w:val="758D59C7"/>
    <w:rsid w:val="759B2B3A"/>
    <w:rsid w:val="76339544"/>
    <w:rsid w:val="7643E133"/>
    <w:rsid w:val="768C5EDB"/>
    <w:rsid w:val="768F1C10"/>
    <w:rsid w:val="76ADFF44"/>
    <w:rsid w:val="76EB1AE5"/>
    <w:rsid w:val="77076C05"/>
    <w:rsid w:val="7736FB9B"/>
    <w:rsid w:val="778B96CA"/>
    <w:rsid w:val="77B9DED6"/>
    <w:rsid w:val="77C2854A"/>
    <w:rsid w:val="78216C4F"/>
    <w:rsid w:val="783C33D2"/>
    <w:rsid w:val="785FE710"/>
    <w:rsid w:val="789A1974"/>
    <w:rsid w:val="78B07CBB"/>
    <w:rsid w:val="7931192A"/>
    <w:rsid w:val="79365AF3"/>
    <w:rsid w:val="7955AF37"/>
    <w:rsid w:val="795CBC98"/>
    <w:rsid w:val="79FC3F6F"/>
    <w:rsid w:val="7AABB265"/>
    <w:rsid w:val="7AD5DDC9"/>
    <w:rsid w:val="7AFA260C"/>
    <w:rsid w:val="7B0394C8"/>
    <w:rsid w:val="7B96B985"/>
    <w:rsid w:val="7BA0007E"/>
    <w:rsid w:val="7BC9A0BC"/>
    <w:rsid w:val="7C9520D9"/>
    <w:rsid w:val="7CFB1685"/>
    <w:rsid w:val="7D3C6F4C"/>
    <w:rsid w:val="7D495EFB"/>
    <w:rsid w:val="7D9E4F99"/>
    <w:rsid w:val="7E56E09E"/>
    <w:rsid w:val="7E945797"/>
    <w:rsid w:val="7EBD0945"/>
    <w:rsid w:val="7ED44514"/>
    <w:rsid w:val="7EF27BFC"/>
    <w:rsid w:val="7FA1208B"/>
    <w:rsid w:val="7FC0DF13"/>
    <w:rsid w:val="7FF2B0FF"/>
    <w:rsid w:val="7FFA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FD5F"/>
  <w15:chartTrackingRefBased/>
  <w15:docId w15:val="{4CD16F78-94C9-46AE-8015-DE1765CEFA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bce2d45304964c25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fbf5a50849d347b1" /><Relationship Type="http://schemas.microsoft.com/office/2011/relationships/people" Target="people.xml" Id="Rae8d4df52c9e458b" /><Relationship Type="http://schemas.microsoft.com/office/2011/relationships/commentsExtended" Target="commentsExtended.xml" Id="R4919ad4fcd174c19" /><Relationship Type="http://schemas.microsoft.com/office/2016/09/relationships/commentsIds" Target="commentsIds.xml" Id="R16979dd4c9e14add" /><Relationship Type="http://schemas.microsoft.com/office/2018/08/relationships/commentsExtensible" Target="commentsExtensible.xml" Id="Ra07585b7cd844d26" /><Relationship Type="http://schemas.openxmlformats.org/officeDocument/2006/relationships/image" Target="/media/image2.jpg" Id="R75d69c7be88640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7D293B-0AEE-47F8-8084-B53DE202E46E}"/>
</file>

<file path=customXml/itemProps2.xml><?xml version="1.0" encoding="utf-8"?>
<ds:datastoreItem xmlns:ds="http://schemas.openxmlformats.org/officeDocument/2006/customXml" ds:itemID="{2D13A77B-CB4E-42DC-AF77-6AA08D34A1F4}"/>
</file>

<file path=customXml/itemProps3.xml><?xml version="1.0" encoding="utf-8"?>
<ds:datastoreItem xmlns:ds="http://schemas.openxmlformats.org/officeDocument/2006/customXml" ds:itemID="{70976361-1306-4D39-9ED6-B044D7B84C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AMOUR [EKVY]</dc:creator>
  <cp:keywords/>
  <dc:description/>
  <cp:lastModifiedBy>Samira MHAMSA [EKVY]</cp:lastModifiedBy>
  <dcterms:created xsi:type="dcterms:W3CDTF">2023-09-22T10:14:04Z</dcterms:created>
  <dcterms:modified xsi:type="dcterms:W3CDTF">2023-09-29T07:33:12Z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